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47D2" w:rsidRDefault="006847D2">
      <w:pPr>
        <w:rPr>
          <w:rFonts w:hint="eastAsia"/>
        </w:rPr>
      </w:pPr>
      <w:r w:rsidRPr="006847D2">
        <w:rPr>
          <w:rFonts w:hint="eastAsia"/>
        </w:rPr>
        <w:t>库内专家</w:t>
      </w:r>
      <w:r w:rsidRPr="006847D2">
        <w:t>(公安系统内，公安系统外)</w:t>
      </w:r>
      <w:r>
        <w:t>，库外专家</w:t>
      </w:r>
      <w:r w:rsidR="001F08D8">
        <w:rPr>
          <w:rFonts w:hint="eastAsia"/>
        </w:rPr>
        <w:t>，也需要维护，</w:t>
      </w:r>
      <w:r>
        <w:t>必填项目：姓名，联系方式，工作单位，</w:t>
      </w:r>
      <w:r>
        <w:rPr>
          <w:rFonts w:hint="eastAsia"/>
        </w:rPr>
        <w:t>职称，专业水平</w:t>
      </w:r>
      <w:r>
        <w:t>，</w:t>
      </w:r>
      <w:r w:rsidRPr="006847D2">
        <w:t>专业</w:t>
      </w:r>
      <w:r>
        <w:rPr>
          <w:rFonts w:hint="eastAsia"/>
        </w:rPr>
        <w:t>类别</w:t>
      </w:r>
    </w:p>
    <w:p w:rsidR="006847D2" w:rsidRDefault="006847D2">
      <w:pPr>
        <w:rPr>
          <w:rFonts w:hint="eastAsia"/>
        </w:rPr>
      </w:pPr>
    </w:p>
    <w:p w:rsidR="006847D2" w:rsidRDefault="006847D2">
      <w:pPr>
        <w:rPr>
          <w:rFonts w:hint="eastAsia"/>
        </w:rPr>
      </w:pPr>
    </w:p>
    <w:p w:rsidR="00C24C89" w:rsidRDefault="00C24C89">
      <w:r>
        <w:rPr>
          <w:rFonts w:hint="eastAsia"/>
        </w:rPr>
        <w:t>各处室报送“评审专家需求表”</w:t>
      </w:r>
    </w:p>
    <w:p w:rsidR="00C24C89" w:rsidRPr="00C24C89" w:rsidRDefault="00E91FE9" w:rsidP="00C24C89">
      <w:del w:id="0" w:author="Unknown">
        <w:r>
          <w:rPr>
            <w:noProof/>
          </w:rPr>
          <w:drawing>
            <wp:inline distT="0" distB="0" distL="0" distR="0">
              <wp:extent cx="4075872" cy="2402417"/>
              <wp:effectExtent l="19050" t="0" r="828" b="0"/>
              <wp:docPr id="3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78147" cy="24037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C24C89" w:rsidRDefault="005E3DA1" w:rsidP="00C24C89">
      <w:r>
        <w:rPr>
          <w:rFonts w:hint="eastAsia"/>
        </w:rPr>
        <w:t>1</w:t>
      </w:r>
      <w:r w:rsidR="00C24C89">
        <w:rPr>
          <w:rFonts w:hint="eastAsia"/>
        </w:rPr>
        <w:t>随机抽取条件比如：</w:t>
      </w:r>
    </w:p>
    <w:p w:rsidR="00C24C89" w:rsidRDefault="00C24C89" w:rsidP="00C24C89">
      <w:r>
        <w:rPr>
          <w:rFonts w:hint="eastAsia"/>
        </w:rPr>
        <w:t xml:space="preserve">         定型管理，2人</w:t>
      </w:r>
    </w:p>
    <w:p w:rsidR="00C24C89" w:rsidRDefault="00C24C89" w:rsidP="00C24C89">
      <w:r>
        <w:rPr>
          <w:rFonts w:hint="eastAsia"/>
        </w:rPr>
        <w:t xml:space="preserve">         交通装备，1人</w:t>
      </w:r>
    </w:p>
    <w:p w:rsidR="00C24C89" w:rsidRDefault="00C24C89">
      <w:r>
        <w:rPr>
          <w:rFonts w:hint="eastAsia"/>
        </w:rPr>
        <w:t xml:space="preserve">         武器警械，1人，</w:t>
      </w:r>
    </w:p>
    <w:p w:rsidR="00C24C89" w:rsidRDefault="005E3DA1">
      <w:r>
        <w:rPr>
          <w:rFonts w:hint="eastAsia"/>
        </w:rPr>
        <w:t>2</w:t>
      </w:r>
      <w:r w:rsidR="00C24C89">
        <w:rPr>
          <w:rFonts w:hint="eastAsia"/>
        </w:rPr>
        <w:t>特定抽取条件：</w:t>
      </w:r>
    </w:p>
    <w:p w:rsidR="00C24C89" w:rsidRDefault="00C24C89">
      <w:r>
        <w:rPr>
          <w:rFonts w:hint="eastAsia"/>
        </w:rPr>
        <w:t>手工添加的人员，库外专家至少1比2的比例进行添加</w:t>
      </w:r>
      <w:r w:rsidR="005E3DA1">
        <w:rPr>
          <w:rFonts w:hint="eastAsia"/>
        </w:rPr>
        <w:t>。添加的人员都要填写特定抽取的原因。</w:t>
      </w:r>
    </w:p>
    <w:p w:rsidR="00C24C89" w:rsidRDefault="00C24C89"/>
    <w:p w:rsidR="00C24C89" w:rsidRDefault="00C24C89">
      <w:r>
        <w:rPr>
          <w:rFonts w:hint="eastAsia"/>
        </w:rPr>
        <w:t>以上两个条件都设定好以后，上报</w:t>
      </w:r>
    </w:p>
    <w:p w:rsidR="00C24C89" w:rsidRDefault="00C24C89"/>
    <w:p w:rsidR="00C24C89" w:rsidRDefault="00C24C89"/>
    <w:p w:rsidR="00C24C89" w:rsidRDefault="00C24C89">
      <w:r>
        <w:rPr>
          <w:rFonts w:hint="eastAsia"/>
        </w:rPr>
        <w:t>稽查处根据各处室提供的条件</w:t>
      </w:r>
      <w:r w:rsidR="00D26476">
        <w:rPr>
          <w:rFonts w:hint="eastAsia"/>
        </w:rPr>
        <w:t>，在系统中，选择条件，</w:t>
      </w:r>
      <w:r>
        <w:rPr>
          <w:rFonts w:hint="eastAsia"/>
        </w:rPr>
        <w:t>进行</w:t>
      </w:r>
      <w:r w:rsidR="00486156">
        <w:rPr>
          <w:rFonts w:hint="eastAsia"/>
        </w:rPr>
        <w:t>抽取专</w:t>
      </w:r>
      <w:r>
        <w:rPr>
          <w:rFonts w:hint="eastAsia"/>
        </w:rPr>
        <w:t>家</w:t>
      </w:r>
    </w:p>
    <w:p w:rsidR="00486156" w:rsidRDefault="005E3DA1" w:rsidP="00486156">
      <w:r>
        <w:rPr>
          <w:rFonts w:hint="eastAsia"/>
        </w:rPr>
        <w:t>对于</w:t>
      </w:r>
      <w:r w:rsidR="00486156">
        <w:rPr>
          <w:rFonts w:hint="eastAsia"/>
        </w:rPr>
        <w:t>随机抽取专家</w:t>
      </w:r>
      <w:r w:rsidR="005274CE">
        <w:rPr>
          <w:rFonts w:hint="eastAsia"/>
        </w:rPr>
        <w:t>，</w:t>
      </w:r>
      <w:r>
        <w:rPr>
          <w:rFonts w:hint="eastAsia"/>
        </w:rPr>
        <w:t>首轮抽取，以后均为补充抽取</w:t>
      </w:r>
    </w:p>
    <w:p w:rsidR="00486156" w:rsidRPr="00486156" w:rsidRDefault="00486156" w:rsidP="00486156"/>
    <w:p w:rsidR="00486156" w:rsidRDefault="00C24C89" w:rsidP="00486156">
      <w:r w:rsidRPr="00C24C89">
        <w:rPr>
          <w:rFonts w:hint="eastAsia"/>
          <w:noProof/>
        </w:rPr>
        <w:lastRenderedPageBreak/>
        <w:drawing>
          <wp:inline distT="0" distB="0" distL="0" distR="0">
            <wp:extent cx="5274310" cy="2488512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8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DA1" w:rsidRDefault="005E3DA1" w:rsidP="00486156"/>
    <w:p w:rsidR="005E3DA1" w:rsidRDefault="005E3DA1" w:rsidP="00486156"/>
    <w:p w:rsidR="005E3DA1" w:rsidRDefault="005E3DA1" w:rsidP="005E3DA1">
      <w:r>
        <w:rPr>
          <w:rFonts w:hint="eastAsia"/>
        </w:rPr>
        <w:t>对于特定抽取专家，存在一种情况，就是添加的专家无法参加，需要各处室再次补充专家。</w:t>
      </w:r>
    </w:p>
    <w:p w:rsidR="005E3DA1" w:rsidRDefault="005E3DA1" w:rsidP="00486156"/>
    <w:p w:rsidR="005E3DA1" w:rsidRDefault="00107128" w:rsidP="00486156">
      <w:r>
        <w:rPr>
          <w:rFonts w:hint="eastAsia"/>
        </w:rPr>
        <w:t>都符合要求以后，把可以来的弄到一张表上，就是最后的表</w:t>
      </w:r>
    </w:p>
    <w:p w:rsidR="005E3DA1" w:rsidRDefault="00107128" w:rsidP="00486156">
      <w:r>
        <w:rPr>
          <w:noProof/>
        </w:rPr>
        <w:drawing>
          <wp:inline distT="0" distB="0" distL="0" distR="0">
            <wp:extent cx="4863051" cy="2593239"/>
            <wp:effectExtent l="19050" t="0" r="0" b="0"/>
            <wp:docPr id="4" name="图片 4" descr="C:\Users\gilli\AppData\Local\Temp\14981281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li\AppData\Local\Temp\1498128125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356" cy="2593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DA1" w:rsidRDefault="005E3DA1" w:rsidP="00486156"/>
    <w:p w:rsidR="005E3DA1" w:rsidRDefault="005E3DA1" w:rsidP="00486156"/>
    <w:p w:rsidR="005E3DA1" w:rsidRDefault="005E3DA1" w:rsidP="00486156"/>
    <w:p w:rsidR="005E3DA1" w:rsidRDefault="005E3DA1" w:rsidP="00486156"/>
    <w:p w:rsidR="005E3DA1" w:rsidRDefault="005E3DA1" w:rsidP="00486156"/>
    <w:p w:rsidR="005E3DA1" w:rsidRDefault="005E3DA1" w:rsidP="00486156"/>
    <w:p w:rsidR="005E3DA1" w:rsidRDefault="005E3DA1" w:rsidP="00486156"/>
    <w:p w:rsidR="005E3DA1" w:rsidRDefault="005E3DA1" w:rsidP="00486156"/>
    <w:p w:rsidR="005E3DA1" w:rsidRDefault="005E3DA1" w:rsidP="00486156"/>
    <w:p w:rsidR="005E3DA1" w:rsidRDefault="00FE3806" w:rsidP="00486156">
      <w:r>
        <w:rPr>
          <w:noProof/>
        </w:rPr>
        <w:pict>
          <v:rect id="_x0000_s1026" style="position:absolute;left:0;text-align:left;margin-left:173.6pt;margin-top:10.15pt;width:77pt;height:38.85pt;z-index:251658240">
            <v:textbox>
              <w:txbxContent>
                <w:p w:rsidR="005E3DA1" w:rsidRDefault="005274CE" w:rsidP="005E3DA1">
                  <w:pPr>
                    <w:jc w:val="center"/>
                  </w:pPr>
                  <w:r>
                    <w:rPr>
                      <w:rFonts w:hint="eastAsia"/>
                    </w:rPr>
                    <w:t>各处室上报需求</w:t>
                  </w:r>
                </w:p>
              </w:txbxContent>
            </v:textbox>
          </v:rect>
        </w:pict>
      </w:r>
      <w:r w:rsidR="005274CE">
        <w:rPr>
          <w:rFonts w:hint="eastAsia"/>
        </w:rPr>
        <w:t>随机抽取部分：</w:t>
      </w:r>
    </w:p>
    <w:p w:rsidR="005E3DA1" w:rsidRDefault="005E3DA1" w:rsidP="00486156"/>
    <w:p w:rsidR="005E3DA1" w:rsidRDefault="005E3DA1" w:rsidP="00486156"/>
    <w:p w:rsidR="005E3DA1" w:rsidRDefault="00FE3806" w:rsidP="00486156">
      <w:r>
        <w:rPr>
          <w:noProof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213.65pt;margin-top:5.35pt;width:0;height:37.55pt;z-index:251659264" o:connectortype="straight">
            <v:stroke endarrow="block"/>
          </v:shape>
        </w:pict>
      </w:r>
    </w:p>
    <w:p w:rsidR="005E3DA1" w:rsidRDefault="005E3DA1" w:rsidP="00486156"/>
    <w:p w:rsidR="005E3DA1" w:rsidRDefault="005E3DA1" w:rsidP="00486156"/>
    <w:p w:rsidR="005E3DA1" w:rsidRDefault="00FE3806" w:rsidP="00486156">
      <w:r>
        <w:rPr>
          <w:noProof/>
        </w:rPr>
        <w:pict>
          <v:rect id="_x0000_s1028" style="position:absolute;left:0;text-align:left;margin-left:173.6pt;margin-top:1.7pt;width:77pt;height:38.85pt;z-index:251660288">
            <v:textbox>
              <w:txbxContent>
                <w:p w:rsidR="005E3DA1" w:rsidRDefault="005274CE" w:rsidP="005E3DA1">
                  <w:pPr>
                    <w:jc w:val="center"/>
                  </w:pPr>
                  <w:r>
                    <w:rPr>
                      <w:rFonts w:hint="eastAsia"/>
                    </w:rPr>
                    <w:t>稽查处抽取</w:t>
                  </w:r>
                </w:p>
              </w:txbxContent>
            </v:textbox>
          </v:rect>
        </w:pict>
      </w:r>
    </w:p>
    <w:p w:rsidR="005E3DA1" w:rsidRDefault="00FE3806" w:rsidP="00486156">
      <w:r>
        <w:rPr>
          <w:noProof/>
        </w:rPr>
        <w:pict>
          <v:shape id="_x0000_s1035" type="#_x0000_t32" style="position:absolute;left:0;text-align:left;margin-left:114.1pt;margin-top:5.5pt;width:45.1pt;height:.1pt;z-index:251667456" o:connectortype="straight">
            <v:stroke endarrow="block"/>
          </v:shape>
        </w:pict>
      </w:r>
      <w:r>
        <w:rPr>
          <w:noProof/>
        </w:rPr>
        <w:pict>
          <v:shape id="_x0000_s1034" type="#_x0000_t32" style="position:absolute;left:0;text-align:left;margin-left:114.1pt;margin-top:5.6pt;width:0;height:120.15pt;flip:y;z-index:251666432" o:connectortype="straight"/>
        </w:pict>
      </w:r>
    </w:p>
    <w:p w:rsidR="005E3DA1" w:rsidRDefault="005E3DA1" w:rsidP="00486156"/>
    <w:p w:rsidR="005E3DA1" w:rsidRDefault="00FE3806" w:rsidP="00486156">
      <w:r>
        <w:rPr>
          <w:noProof/>
        </w:rPr>
        <w:pict>
          <v:shape id="_x0000_s1029" type="#_x0000_t32" style="position:absolute;left:0;text-align:left;margin-left:213.1pt;margin-top:1.35pt;width:0;height:37.55pt;z-index:251661312" o:connectortype="straight">
            <v:stroke endarrow="block"/>
          </v:shape>
        </w:pict>
      </w:r>
    </w:p>
    <w:p w:rsidR="005E3DA1" w:rsidRDefault="005274CE" w:rsidP="005274CE">
      <w:pPr>
        <w:tabs>
          <w:tab w:val="left" w:pos="1395"/>
        </w:tabs>
      </w:pPr>
      <w:r>
        <w:tab/>
      </w:r>
      <w:r>
        <w:rPr>
          <w:rFonts w:hint="eastAsia"/>
        </w:rPr>
        <w:t>补充抽取</w:t>
      </w:r>
    </w:p>
    <w:p w:rsidR="005E3DA1" w:rsidRDefault="00FE3806" w:rsidP="00486156">
      <w:r>
        <w:rPr>
          <w:noProof/>
        </w:rPr>
        <w:pict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_x0000_s1030" type="#_x0000_t4" style="position:absolute;left:0;text-align:left;margin-left:173.15pt;margin-top:15.1pt;width:80.15pt;height:94.5pt;z-index:251662336">
            <v:textbox>
              <w:txbxContent>
                <w:p w:rsidR="005274CE" w:rsidRDefault="005274CE" w:rsidP="005274CE">
                  <w:pPr>
                    <w:jc w:val="center"/>
                  </w:pPr>
                  <w:r>
                    <w:rPr>
                      <w:rFonts w:hint="eastAsia"/>
                    </w:rPr>
                    <w:t>是否</w:t>
                  </w:r>
                </w:p>
                <w:p w:rsidR="005274CE" w:rsidRDefault="005274CE" w:rsidP="005274CE">
                  <w:pPr>
                    <w:jc w:val="center"/>
                  </w:pPr>
                  <w:r>
                    <w:rPr>
                      <w:rFonts w:hint="eastAsia"/>
                    </w:rPr>
                    <w:t>参加</w:t>
                  </w:r>
                </w:p>
              </w:txbxContent>
            </v:textbox>
          </v:shape>
        </w:pict>
      </w:r>
    </w:p>
    <w:p w:rsidR="005E3DA1" w:rsidRDefault="005E3DA1" w:rsidP="00486156"/>
    <w:p w:rsidR="005E3DA1" w:rsidRDefault="00FE3806" w:rsidP="005274CE">
      <w:pPr>
        <w:tabs>
          <w:tab w:val="left" w:pos="5960"/>
        </w:tabs>
      </w:pPr>
      <w:r>
        <w:rPr>
          <w:noProof/>
        </w:rPr>
        <w:pict>
          <v:rect id="_x0000_s1032" style="position:absolute;left:0;text-align:left;margin-left:348.9pt;margin-top:9.55pt;width:77pt;height:38.85pt;z-index:251664384">
            <v:textbox>
              <w:txbxContent>
                <w:p w:rsidR="005274CE" w:rsidRDefault="005274CE" w:rsidP="005274CE">
                  <w:pPr>
                    <w:jc w:val="center"/>
                  </w:pPr>
                  <w:r>
                    <w:rPr>
                      <w:rFonts w:hint="eastAsia"/>
                    </w:rPr>
                    <w:t>保留人员</w:t>
                  </w:r>
                </w:p>
              </w:txbxContent>
            </v:textbox>
          </v:rect>
        </w:pict>
      </w:r>
      <w:r w:rsidR="005274CE">
        <w:tab/>
      </w:r>
      <w:r w:rsidR="005274CE">
        <w:rPr>
          <w:rFonts w:hint="eastAsia"/>
        </w:rPr>
        <w:t>是</w:t>
      </w:r>
    </w:p>
    <w:p w:rsidR="005E3DA1" w:rsidRDefault="005E3DA1" w:rsidP="00486156"/>
    <w:p w:rsidR="005E3DA1" w:rsidRDefault="00FE3806" w:rsidP="00486156">
      <w:r>
        <w:rPr>
          <w:noProof/>
        </w:rPr>
        <w:pict>
          <v:shape id="_x0000_s1033" type="#_x0000_t32" style="position:absolute;left:0;text-align:left;margin-left:114.1pt;margin-top:.95pt;width:53.85pt;height:0;flip:x;z-index:251665408" o:connectortype="straight"/>
        </w:pict>
      </w:r>
      <w:r>
        <w:rPr>
          <w:noProof/>
        </w:rPr>
        <w:pict>
          <v:shape id="_x0000_s1031" type="#_x0000_t32" style="position:absolute;left:0;text-align:left;margin-left:262.5pt;margin-top:.95pt;width:76.35pt;height:0;z-index:251663360" o:connectortype="straight">
            <v:stroke endarrow="block"/>
          </v:shape>
        </w:pict>
      </w:r>
    </w:p>
    <w:p w:rsidR="005E3DA1" w:rsidRDefault="005E3DA1" w:rsidP="00486156"/>
    <w:p w:rsidR="005E3DA1" w:rsidRDefault="005E3DA1" w:rsidP="00486156"/>
    <w:p w:rsidR="005274CE" w:rsidRDefault="005274CE" w:rsidP="00486156"/>
    <w:p w:rsidR="005274CE" w:rsidRDefault="005274CE" w:rsidP="00486156"/>
    <w:p w:rsidR="005274CE" w:rsidRDefault="005274CE" w:rsidP="00486156"/>
    <w:p w:rsidR="005274CE" w:rsidRDefault="005274CE" w:rsidP="00486156"/>
    <w:p w:rsidR="005274CE" w:rsidRDefault="005274CE" w:rsidP="00486156"/>
    <w:p w:rsidR="005274CE" w:rsidRDefault="00FE3806" w:rsidP="005274CE">
      <w:r>
        <w:rPr>
          <w:noProof/>
        </w:rPr>
        <w:pict>
          <v:rect id="_x0000_s1036" style="position:absolute;left:0;text-align:left;margin-left:173.6pt;margin-top:10.15pt;width:77pt;height:38.85pt;z-index:251669504">
            <v:textbox>
              <w:txbxContent>
                <w:p w:rsidR="005274CE" w:rsidRDefault="005274CE" w:rsidP="005274CE">
                  <w:pPr>
                    <w:jc w:val="center"/>
                  </w:pPr>
                  <w:r>
                    <w:rPr>
                      <w:rFonts w:hint="eastAsia"/>
                    </w:rPr>
                    <w:t>各处室上报需求</w:t>
                  </w:r>
                </w:p>
              </w:txbxContent>
            </v:textbox>
          </v:rect>
        </w:pict>
      </w:r>
      <w:r w:rsidR="005274CE">
        <w:rPr>
          <w:rFonts w:hint="eastAsia"/>
        </w:rPr>
        <w:t>特定抽取部分：</w:t>
      </w:r>
    </w:p>
    <w:p w:rsidR="005274CE" w:rsidRDefault="00FE3806" w:rsidP="005274CE">
      <w:r>
        <w:rPr>
          <w:noProof/>
        </w:rPr>
        <w:pict>
          <v:shape id="_x0000_s1045" type="#_x0000_t32" style="position:absolute;left:0;text-align:left;margin-left:114.1pt;margin-top:12.05pt;width:45.1pt;height:.1pt;z-index:251678720" o:connectortype="straight">
            <v:stroke endarrow="block"/>
          </v:shape>
        </w:pict>
      </w:r>
      <w:r>
        <w:rPr>
          <w:noProof/>
        </w:rPr>
        <w:pict>
          <v:shape id="_x0000_s1044" type="#_x0000_t32" style="position:absolute;left:0;text-align:left;margin-left:114.1pt;margin-top:12.15pt;width:0;height:207.2pt;flip:y;z-index:251677696" o:connectortype="straight"/>
        </w:pict>
      </w:r>
    </w:p>
    <w:p w:rsidR="005274CE" w:rsidRDefault="005274CE" w:rsidP="005274CE"/>
    <w:p w:rsidR="005274CE" w:rsidRDefault="00FE3806" w:rsidP="005274CE">
      <w:r>
        <w:rPr>
          <w:noProof/>
        </w:rPr>
        <w:pict>
          <v:shape id="_x0000_s1037" type="#_x0000_t32" style="position:absolute;left:0;text-align:left;margin-left:213.65pt;margin-top:5.35pt;width:0;height:37.55pt;z-index:251670528" o:connectortype="straight">
            <v:stroke endarrow="block"/>
          </v:shape>
        </w:pict>
      </w:r>
    </w:p>
    <w:p w:rsidR="005274CE" w:rsidRDefault="005274CE" w:rsidP="005274CE"/>
    <w:p w:rsidR="005274CE" w:rsidRDefault="005274CE" w:rsidP="005274CE"/>
    <w:p w:rsidR="005274CE" w:rsidRDefault="00FE3806" w:rsidP="005274CE">
      <w:r>
        <w:rPr>
          <w:noProof/>
        </w:rPr>
        <w:pict>
          <v:rect id="_x0000_s1038" style="position:absolute;left:0;text-align:left;margin-left:173.6pt;margin-top:1.7pt;width:77pt;height:38.85pt;z-index:251671552">
            <v:textbox>
              <w:txbxContent>
                <w:p w:rsidR="005274CE" w:rsidRDefault="005274CE" w:rsidP="005274CE">
                  <w:pPr>
                    <w:jc w:val="center"/>
                  </w:pPr>
                  <w:r>
                    <w:rPr>
                      <w:rFonts w:hint="eastAsia"/>
                    </w:rPr>
                    <w:t>稽查处抽取</w:t>
                  </w:r>
                </w:p>
              </w:txbxContent>
            </v:textbox>
          </v:rect>
        </w:pict>
      </w:r>
    </w:p>
    <w:p w:rsidR="005274CE" w:rsidRDefault="005274CE" w:rsidP="005274CE"/>
    <w:p w:rsidR="005274CE" w:rsidRDefault="005274CE" w:rsidP="005274CE"/>
    <w:p w:rsidR="005274CE" w:rsidRDefault="00FE3806" w:rsidP="005274CE">
      <w:r>
        <w:rPr>
          <w:noProof/>
        </w:rPr>
        <w:pict>
          <v:shape id="_x0000_s1039" type="#_x0000_t32" style="position:absolute;left:0;text-align:left;margin-left:213.1pt;margin-top:1.35pt;width:0;height:37.55pt;z-index:251672576" o:connectortype="straight">
            <v:stroke endarrow="block"/>
          </v:shape>
        </w:pict>
      </w:r>
    </w:p>
    <w:p w:rsidR="005274CE" w:rsidRDefault="005274CE" w:rsidP="005274CE">
      <w:pPr>
        <w:tabs>
          <w:tab w:val="left" w:pos="1395"/>
        </w:tabs>
        <w:ind w:firstLineChars="400" w:firstLine="840"/>
      </w:pPr>
      <w:r>
        <w:rPr>
          <w:rFonts w:hint="eastAsia"/>
        </w:rPr>
        <w:t>补充特定人员</w:t>
      </w:r>
    </w:p>
    <w:p w:rsidR="005274CE" w:rsidRDefault="00FE3806" w:rsidP="005274CE">
      <w:r>
        <w:rPr>
          <w:noProof/>
        </w:rPr>
        <w:pict>
          <v:shape id="_x0000_s1040" type="#_x0000_t4" style="position:absolute;left:0;text-align:left;margin-left:173.15pt;margin-top:15.1pt;width:80.15pt;height:94.5pt;z-index:251673600">
            <v:textbox>
              <w:txbxContent>
                <w:p w:rsidR="005274CE" w:rsidRDefault="005274CE" w:rsidP="005274CE">
                  <w:pPr>
                    <w:jc w:val="center"/>
                  </w:pPr>
                  <w:r>
                    <w:rPr>
                      <w:rFonts w:hint="eastAsia"/>
                    </w:rPr>
                    <w:t>是否</w:t>
                  </w:r>
                </w:p>
                <w:p w:rsidR="005274CE" w:rsidRDefault="005274CE" w:rsidP="005274CE">
                  <w:pPr>
                    <w:jc w:val="center"/>
                  </w:pPr>
                  <w:r>
                    <w:rPr>
                      <w:rFonts w:hint="eastAsia"/>
                    </w:rPr>
                    <w:t>参加</w:t>
                  </w:r>
                </w:p>
              </w:txbxContent>
            </v:textbox>
          </v:shape>
        </w:pict>
      </w:r>
    </w:p>
    <w:p w:rsidR="005274CE" w:rsidRDefault="005274CE" w:rsidP="005274CE"/>
    <w:p w:rsidR="005274CE" w:rsidRDefault="00FE3806" w:rsidP="005274CE">
      <w:pPr>
        <w:tabs>
          <w:tab w:val="left" w:pos="5960"/>
        </w:tabs>
      </w:pPr>
      <w:r>
        <w:rPr>
          <w:noProof/>
        </w:rPr>
        <w:pict>
          <v:rect id="_x0000_s1042" style="position:absolute;left:0;text-align:left;margin-left:348.9pt;margin-top:9.55pt;width:77pt;height:38.85pt;z-index:251675648">
            <v:textbox>
              <w:txbxContent>
                <w:p w:rsidR="005274CE" w:rsidRDefault="005274CE" w:rsidP="005274CE">
                  <w:pPr>
                    <w:jc w:val="center"/>
                  </w:pPr>
                  <w:r>
                    <w:rPr>
                      <w:rFonts w:hint="eastAsia"/>
                    </w:rPr>
                    <w:t>保留人员</w:t>
                  </w:r>
                </w:p>
              </w:txbxContent>
            </v:textbox>
          </v:rect>
        </w:pict>
      </w:r>
      <w:r w:rsidR="005274CE">
        <w:tab/>
      </w:r>
      <w:r w:rsidR="005274CE">
        <w:rPr>
          <w:rFonts w:hint="eastAsia"/>
        </w:rPr>
        <w:t>是</w:t>
      </w:r>
    </w:p>
    <w:p w:rsidR="005274CE" w:rsidRDefault="005274CE" w:rsidP="005274CE"/>
    <w:p w:rsidR="005274CE" w:rsidRDefault="00FE3806" w:rsidP="005274CE">
      <w:r>
        <w:rPr>
          <w:noProof/>
        </w:rPr>
        <w:pict>
          <v:shape id="_x0000_s1043" type="#_x0000_t32" style="position:absolute;left:0;text-align:left;margin-left:114.1pt;margin-top:.95pt;width:53.85pt;height:0;flip:x;z-index:251676672" o:connectortype="straight"/>
        </w:pict>
      </w:r>
      <w:r>
        <w:rPr>
          <w:noProof/>
        </w:rPr>
        <w:pict>
          <v:shape id="_x0000_s1041" type="#_x0000_t32" style="position:absolute;left:0;text-align:left;margin-left:262.5pt;margin-top:.95pt;width:76.35pt;height:0;z-index:251674624" o:connectortype="straight">
            <v:stroke endarrow="block"/>
          </v:shape>
        </w:pict>
      </w:r>
    </w:p>
    <w:p w:rsidR="005274CE" w:rsidRDefault="005274CE" w:rsidP="005274CE"/>
    <w:p w:rsidR="005274CE" w:rsidRPr="005E3DA1" w:rsidRDefault="005274CE" w:rsidP="005274CE"/>
    <w:p w:rsidR="005274CE" w:rsidRDefault="005274CE" w:rsidP="00486156"/>
    <w:p w:rsidR="005274CE" w:rsidRDefault="005274CE" w:rsidP="00486156"/>
    <w:p w:rsidR="005274CE" w:rsidRDefault="005274CE" w:rsidP="00486156"/>
    <w:p w:rsidR="005274CE" w:rsidRDefault="005274CE" w:rsidP="00486156"/>
    <w:p w:rsidR="005274CE" w:rsidRDefault="005274CE" w:rsidP="00486156"/>
    <w:p w:rsidR="005274CE" w:rsidRDefault="005274CE" w:rsidP="00486156"/>
    <w:p w:rsidR="005274CE" w:rsidRDefault="005274CE" w:rsidP="00486156"/>
    <w:p w:rsidR="005274CE" w:rsidRDefault="005274CE" w:rsidP="00486156"/>
    <w:p w:rsidR="005274CE" w:rsidRDefault="005274CE" w:rsidP="00486156"/>
    <w:p w:rsidR="005274CE" w:rsidRDefault="005274CE" w:rsidP="00486156"/>
    <w:p w:rsidR="005274CE" w:rsidRDefault="005274CE" w:rsidP="00486156"/>
    <w:p w:rsidR="005274CE" w:rsidRDefault="005274CE" w:rsidP="00486156"/>
    <w:p w:rsidR="005274CE" w:rsidRDefault="005274CE" w:rsidP="00486156"/>
    <w:p w:rsidR="005274CE" w:rsidRPr="005E3DA1" w:rsidRDefault="005274CE" w:rsidP="00486156"/>
    <w:sectPr w:rsidR="005274CE" w:rsidRPr="005E3DA1" w:rsidSect="001B77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91FE9" w:rsidRDefault="00E91FE9" w:rsidP="006847D2">
      <w:pPr>
        <w:ind w:firstLine="480"/>
      </w:pPr>
      <w:r>
        <w:separator/>
      </w:r>
    </w:p>
  </w:endnote>
  <w:endnote w:type="continuationSeparator" w:id="1">
    <w:p w:rsidR="00E91FE9" w:rsidRDefault="00E91FE9" w:rsidP="006847D2">
      <w:pPr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91FE9" w:rsidRDefault="00E91FE9" w:rsidP="006847D2">
      <w:pPr>
        <w:ind w:firstLine="480"/>
      </w:pPr>
      <w:r>
        <w:separator/>
      </w:r>
    </w:p>
  </w:footnote>
  <w:footnote w:type="continuationSeparator" w:id="1">
    <w:p w:rsidR="00E91FE9" w:rsidRDefault="00E91FE9" w:rsidP="006847D2">
      <w:pPr>
        <w:ind w:firstLine="48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F12BED"/>
    <w:multiLevelType w:val="hybridMultilevel"/>
    <w:tmpl w:val="3ABEFB4E"/>
    <w:lvl w:ilvl="0" w:tplc="A91AE61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86156"/>
    <w:rsid w:val="000D7235"/>
    <w:rsid w:val="00107128"/>
    <w:rsid w:val="001B77C0"/>
    <w:rsid w:val="001F08D8"/>
    <w:rsid w:val="002F7756"/>
    <w:rsid w:val="00486156"/>
    <w:rsid w:val="005274CE"/>
    <w:rsid w:val="005E3DA1"/>
    <w:rsid w:val="006847D2"/>
    <w:rsid w:val="00711842"/>
    <w:rsid w:val="00C07C6B"/>
    <w:rsid w:val="00C24C89"/>
    <w:rsid w:val="00D26476"/>
    <w:rsid w:val="00DC528C"/>
    <w:rsid w:val="00E91FE9"/>
    <w:rsid w:val="00F86254"/>
    <w:rsid w:val="00FE38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13" type="connector" idref="#_x0000_s1029"/>
        <o:r id="V:Rule14" type="connector" idref="#_x0000_s1027"/>
        <o:r id="V:Rule15" type="connector" idref="#_x0000_s1033"/>
        <o:r id="V:Rule16" type="connector" idref="#_x0000_s1031"/>
        <o:r id="V:Rule17" type="connector" idref="#_x0000_s1035"/>
        <o:r id="V:Rule18" type="connector" idref="#_x0000_s1039"/>
        <o:r id="V:Rule19" type="connector" idref="#_x0000_s1037"/>
        <o:r id="V:Rule20" type="connector" idref="#_x0000_s1045"/>
        <o:r id="V:Rule21" type="connector" idref="#_x0000_s1044"/>
        <o:r id="V:Rule22" type="connector" idref="#_x0000_s1034"/>
        <o:r id="V:Rule23" type="connector" idref="#_x0000_s1041"/>
        <o:r id="V:Rule24" type="connector" idref="#_x0000_s104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77C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615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24C8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24C89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6847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6847D2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6847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6847D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4</Pages>
  <Words>68</Words>
  <Characters>388</Characters>
  <Application>Microsoft Office Word</Application>
  <DocSecurity>0</DocSecurity>
  <Lines>3</Lines>
  <Paragraphs>1</Paragraphs>
  <ScaleCrop>false</ScaleCrop>
  <Company/>
  <LinksUpToDate>false</LinksUpToDate>
  <CharactersWithSpaces>455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gilli</dc:creator>
  <cp:lastModifiedBy>gilli</cp:lastModifiedBy>
  <cp:revision>3</cp:revision>
  <dcterms:created xsi:type="dcterms:W3CDTF">2017-06-22T09:20:00Z</dcterms:created>
  <dcterms:modified xsi:type="dcterms:W3CDTF">2017-06-22T10:44:00Z</dcterms:modified>
</cp:coreProperties>
</file>